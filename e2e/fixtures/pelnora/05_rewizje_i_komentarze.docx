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UMOWA NAJMU LOKALU UŻYTKOWEGO — projekt z rewizjami</w:t>
      </w:r>
    </w:p>
    <w:p>
      <w:r>
        <w:t xml:space="preserve">zawarta w dniu 30 sierpnia 2026 r. w Gdańsku pomiędzy ABC Software sp. z o.o. (NIP 5260001246) a XYZ Logistics S.A. (NIP 6771001354).</w:t>
      </w:r>
    </w:p>
    <w:p>
      <w:pPr>
        <w:pStyle w:val="Heading1"/>
      </w:pPr>
      <w:r>
        <w:t xml:space="preserve">§ 1 Przedmiot najmu</w:t>
      </w:r>
    </w:p>
    <w:p>
      <w:r>
        <w:t xml:space="preserve">Wynajmujący oddaje Najemcy w najem lokal użytkowy o powierzchni </w:t>
      </w:r>
      <w:del w:id="1" w:author="Jan Testowy" w:date="2026-08-30T10:15:00Z">
        <w:r>
          <w:delText xml:space="preserve">120 m²</w:delText>
        </w:r>
      </w:del>
      <w:ins w:id="2" w:author="Jan Testowy" w:date="2026-08-30T10:15:00Z">
        <w:r>
          <w:t xml:space="preserve">135 m²</w:t>
        </w:r>
      </w:ins>
      <w:r>
        <w:t xml:space="preserve"> położony w Gdańsku przy ul. Długiej 7, wraz z prawem do korzystania z dwóch miejsc parkingowych.</w:t>
      </w:r>
    </w:p>
    <w:p>
      <w:pPr>
        <w:pStyle w:val="Heading1"/>
      </w:pPr>
      <w:r>
        <w:t xml:space="preserve">§ 2 Czynsz</w:t>
      </w:r>
    </w:p>
    <w:p>
      <w:commentRangeStart w:id="100"/>
      <w:r>
        <w:t xml:space="preserve">Czynsz miesięczny wynosi 9 500 zł netto</w:t>
      </w:r>
      <w:commentRangeEnd w:id="100"/>
      <w:r>
        <w:rPr>
          <w:rStyle w:val="CommentReference"/>
        </w:rPr>
        <w:commentReference w:id="100"/>
      </w:r>
      <w:r>
        <w:t xml:space="preserve"> i jest płatny do 10. dnia każdego miesiąca.</w:t>
      </w:r>
      <w:ins w:id="3" w:author="Jan Testowy" w:date="2026-08-30T10:15:00Z">
        <w:r>
          <w:t xml:space="preserve"> Czynsz podlega corocznej waloryzacji o wskaźnik inflacji ogłaszany przez GUS.</w:t>
        </w:r>
      </w:ins>
    </w:p>
    <w:p>
      <w:pPr>
        <w:pStyle w:val="Heading1"/>
      </w:pPr>
      <w:r>
        <w:t xml:space="preserve">§ 3 Okres najmu</w:t>
      </w:r>
    </w:p>
    <w:p>
      <w:r>
        <w:t xml:space="preserve">Umowa zostaje zawarta na czas </w:t>
      </w:r>
      <w:del w:id="4" w:author="Jan Testowy" w:date="2026-08-30T10:15:00Z">
        <w:r>
          <w:delText xml:space="preserve">nieokreślony</w:delText>
        </w:r>
      </w:del>
      <w:ins w:id="5" w:author="Jan Testowy" w:date="2026-08-30T10:15:00Z">
        <w:r>
          <w:t xml:space="preserve">określony 36 miesięcy</w:t>
        </w:r>
      </w:ins>
      <w:r>
        <w:t xml:space="preserve">.</w:t>
      </w:r>
    </w:p>
    <w:p>
      <w:pPr>
        <w:pStyle w:val="Heading1"/>
      </w:pPr>
      <w:r>
        <w:t xml:space="preserve">§ 4 Kaucja</w:t>
      </w:r>
    </w:p>
    <w:p>
      <w:commentRangeStart w:id="101"/>
      <w:r>
        <w:t xml:space="preserve">Najemca wpłaca kaucję w wysokości dwukrotności czynszu.</w:t>
      </w:r>
      <w:commentRangeEnd w:id="101"/>
      <w:r>
        <w:rPr>
          <w:rStyle w:val="CommentReference"/>
        </w:rPr>
        <w:commentReference w:id="101"/>
      </w:r>
    </w:p>
    <w:p>
      <w:pPr>
        <w:pStyle w:val="Heading1"/>
      </w:pPr>
      <w:r>
        <w:t xml:space="preserve">§ 5 Postanowienia końcowe</w:t>
      </w:r>
    </w:p>
    <w:p>
      <w:r>
        <w:t xml:space="preserve">W sprawach nieuregulowanych stosuje się przepisy Kodeksu cywilnego o najmie.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00" w:author="Anna Recenzent" w:initials="AR" w:date="2026-08-31T09:00:00Z">
    <w:p>
      <w:pPr>
        <w:pStyle w:val="CommentText"/>
      </w:pPr>
      <w:r>
        <w:rPr>
          <w:rStyle w:val="CommentReference"/>
        </w:rPr>
        <w:annotationRef/>
      </w:r>
      <w:r>
        <w:t xml:space="preserve">Sprawdzić, czy kwota jest zgodna z ofertą z 15.08.</w:t>
      </w:r>
    </w:p>
  </w:comment>
  <w:comment w:id="101" w:author="Anna Recenzent" w:initials="AR" w:date="2026-08-31T09:00:00Z">
    <w:p>
      <w:pPr>
        <w:pStyle w:val="CommentText"/>
      </w:pPr>
      <w:r>
        <w:rPr>
          <w:rStyle w:val="CommentReference"/>
        </w:rPr>
        <w:annotationRef/>
      </w:r>
      <w:r>
        <w:t xml:space="preserve">Proponuję trzykrotność — standard rynkowy dla lokali biurowych.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haracterSpacingControl w:val="doNotCompress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  <w:lang w:val="pl-PL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32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6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rPr>
      <w:sz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pelnora make-test-akta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najmu z rewizjami (syntetyczna)</dc:title>
  <dc:creator>Pelnora test corpus (synthetic)</dc:creator>
  <cp:lastModifiedBy>Pelnora test corpus (synthetic)</cp:lastModifiedBy>
  <dcterms:created xsi:type="dcterms:W3CDTF">2026-09-02T08:00:00Z</dcterms:created>
  <dcterms:modified xsi:type="dcterms:W3CDTF">2026-09-02T08:00:00Z</dcterms:modified>
</cp:coreProperties>
</file>